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Chapter One</w:t>
      </w:r>
    </w:p>
    <w:p>
      <w:pPr>
        <w:pStyle w:val="Normal"/>
        <w:bidi w:val="0"/>
        <w:jc w:val="left"/>
        <w:rPr/>
      </w:pPr>
      <w:r>
        <w:rPr/>
        <w:t xml:space="preserve">It was the best of times, it was the </w:t>
      </w:r>
      <w:del w:id="0" w:author="Dana Editor" w:date="2026-10-01T10:05:00Z">
        <w:r>
          <w:rPr/>
          <w:delText xml:space="preserve">very </w:delText>
        </w:r>
      </w:del>
      <w:r>
        <w:rPr/>
        <w:t>worst of times.</w:t>
      </w:r>
      <w:ins w:id="1" w:author="Dana Editor" w:date="2026-10-01T10:00:00Z">
        <w:r>
          <w:rPr/>
          <w:t xml:space="preserve"> And so it went.</w:t>
        </w:r>
      </w:ins>
    </w:p>
    <w:p>
      <w:pPr>
        <w:pStyle w:val="Normal"/>
        <w:bidi w:val="0"/>
        <w:jc w:val="left"/>
        <w:rPr/>
      </w:pPr>
      <w:r>
        <w:rPr/>
        <w:t>It was the age of wisdom.</w:t>
      </w:r>
      <w:del w:id="2" w:author="Sam Proofreader" w:date="2026-10-02T09:00:00Z">
        <w:r>
          <w:rPr/>
          <w:delText>It was the age of foolishness.</w:delText>
        </w:r>
      </w:del>
    </w:p>
    <w:p>
      <w:pPr>
        <w:pStyle w:val="Normal"/>
        <w:bidi w:val="0"/>
        <w:jc w:val="left"/>
        <w:rPr/>
      </w:pPr>
      <w:commentRangeStart w:id="0"/>
      <w:r>
        <w:rPr/>
        <w:t>It was the epoch of belief.</w:t>
      </w:r>
      <w:commentRangeEnd w:id="0"/>
      <w:r>
        <w:commentReference w:id="0"/>
      </w: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Dana Editor" w:date="2026-10-01T11:0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 xml:space="preserve">Is this </w:t>
      </w:r>
      <w:r>
        <w:rPr>
          <w:rFonts w:eastAsia="DejaVu Sans" w:cs="DejaVu Sans"/>
          <w:kern w:val="0"/>
          <w:lang w:val="en-US" w:eastAsia="en-US" w:bidi="en-US"/>
        </w:rPr>
        <w:t>too</w:t>
      </w:r>
      <w:r>
        <w:rPr>
          <w:rFonts w:eastAsia="DejaVu Sans" w:cs="DejaVu Sans"/>
          <w:kern w:val="0"/>
          <w:lang w:val="en-US" w:eastAsia="en-US" w:bidi="en-US"/>
        </w:rPr>
        <w:t xml:space="preserve"> famous?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